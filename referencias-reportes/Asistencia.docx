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204375</wp:posOffset>
            </wp:positionV>
            <wp:extent cx="1021080" cy="1021080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021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5514975</wp:posOffset>
            </wp:positionH>
            <wp:positionV relativeFrom="paragraph">
              <wp:posOffset>280575</wp:posOffset>
            </wp:positionV>
            <wp:extent cx="1061956" cy="1011071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956" cy="1011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44"/>
          <w:szCs w:val="44"/>
          <w:rtl w:val="0"/>
        </w:rPr>
        <w:t xml:space="preserve">CONTROL DE ASISTENCIA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MES: JULIO 2026 — CLASES: SÁBADOS Y DOMINGOS</w:t>
      </w:r>
      <w:r w:rsidDel="00000000" w:rsidR="00000000" w:rsidRPr="00000000">
        <w:rPr>
          <w:rtl w:val="0"/>
        </w:rPr>
      </w:r>
    </w:p>
    <w:tbl>
      <w:tblPr>
        <w:tblStyle w:val="Table1"/>
        <w:tblW w:w="11232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808"/>
        <w:gridCol w:w="2808"/>
        <w:gridCol w:w="2808"/>
        <w:gridCol w:w="2808"/>
        <w:tblGridChange w:id="0">
          <w:tblGrid>
            <w:gridCol w:w="2808"/>
            <w:gridCol w:w="2808"/>
            <w:gridCol w:w="2808"/>
            <w:gridCol w:w="28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sdt>
              <w:sdtPr>
                <w:id w:val="74328719"/>
                <w:tag w:val="goog_rdk_1"/>
              </w:sdtPr>
              <w:sdtContent>
                <w:ins w:author="Miguel Ángel Cortez Vásquez" w:id="0" w:date="2026-09-09T14:27:06Z">
                  <w:r w:rsidDel="00000000" w:rsidR="00000000" w:rsidRPr="00000000">
                    <w:rPr>
                      <w:rtl w:val="0"/>
                    </w:rPr>
                    <w:t xml:space="preserve">ANALIZAR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820.999999999996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291"/>
        <w:gridCol w:w="1123"/>
        <w:gridCol w:w="1123"/>
        <w:gridCol w:w="1123"/>
        <w:gridCol w:w="1123"/>
        <w:gridCol w:w="1123"/>
        <w:gridCol w:w="1123"/>
        <w:gridCol w:w="1123"/>
        <w:gridCol w:w="916"/>
        <w:gridCol w:w="753"/>
        <w:tblGridChange w:id="0">
          <w:tblGrid>
            <w:gridCol w:w="2291"/>
            <w:gridCol w:w="1123"/>
            <w:gridCol w:w="1123"/>
            <w:gridCol w:w="1123"/>
            <w:gridCol w:w="1123"/>
            <w:gridCol w:w="1123"/>
            <w:gridCol w:w="1123"/>
            <w:gridCol w:w="1123"/>
            <w:gridCol w:w="916"/>
            <w:gridCol w:w="75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 DEL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04</w:t>
              <w:br w:type="textWrapping"/>
              <w:t xml:space="preserve">SÁB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05</w:t>
              <w:br w:type="textWrapping"/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11</w:t>
              <w:br w:type="textWrapping"/>
              <w:t xml:space="preserve">SÁB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  <w:br w:type="textWrapping"/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18</w:t>
              <w:br w:type="textWrapping"/>
              <w:t xml:space="preserve">SÁB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19</w:t>
              <w:br w:type="textWrapping"/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25</w:t>
              <w:br w:type="textWrapping"/>
              <w:t xml:space="preserve">SÁB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26</w:t>
              <w:br w:type="textWrapping"/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Miguel Cortez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DE ASISTENCIAS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" w:before="60" w:lineRule="auto"/>
        <w:rPr/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OBSERVACIONES: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[________________________________________________________________________________________________________]</w:t>
      </w:r>
    </w:p>
    <w:tbl>
      <w:tblPr>
        <w:tblStyle w:val="Table3"/>
        <w:tblW w:w="11231.999999999998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44"/>
        <w:gridCol w:w="3744"/>
        <w:gridCol w:w="3744"/>
        <w:tblGridChange w:id="0">
          <w:tblGrid>
            <w:gridCol w:w="3744"/>
            <w:gridCol w:w="3744"/>
            <w:gridCol w:w="37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F: ____________________________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F: 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NOMBRE DEL DIRECTOR</w:t>
              <w:br w:type="textWrapping"/>
              <w:t xml:space="preserve">Director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NOMBRE DEL INSTRUCTOR</w:t>
              <w:br w:type="textWrapping"/>
              <w:t xml:space="preserve">Instructor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04" w:top="432" w:left="504" w:right="5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/iBM2072swxeW64s7Hkkt3dUng==">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2026-09-03T14:37:00Z</dcterms:created>
  <dc:creator>python-docx</dc:creator>
</cp:coreProperties>
</file>