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-274319</wp:posOffset>
            </wp:positionH>
            <wp:positionV relativeFrom="paragraph">
              <wp:posOffset>1270</wp:posOffset>
            </wp:positionV>
            <wp:extent cx="1021080" cy="1021080"/>
            <wp:effectExtent b="0" l="0" r="0" t="0"/>
            <wp:wrapNone/>
            <wp:docPr id="108037344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1021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5958840</wp:posOffset>
            </wp:positionH>
            <wp:positionV relativeFrom="paragraph">
              <wp:posOffset>0</wp:posOffset>
            </wp:positionV>
            <wp:extent cx="1061956" cy="1011071"/>
            <wp:effectExtent b="0" l="0" r="0" t="0"/>
            <wp:wrapNone/>
            <wp:docPr id="10803734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956" cy="1011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before="24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REPORTE DE MAESTROS Y ASIGNACIONES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Control de docentes, cursos asignados y estado de asignación</w:t>
      </w:r>
      <w:r w:rsidDel="00000000" w:rsidR="00000000" w:rsidRPr="00000000">
        <w:rPr>
          <w:rtl w:val="0"/>
        </w:rPr>
      </w:r>
    </w:p>
    <w:tbl>
      <w:tblPr>
        <w:tblStyle w:val="Table1"/>
        <w:tblW w:w="69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tblGridChange w:id="0">
          <w:tblGrid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AÑO    ·    CICLO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FECHA DEL REPORTE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2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TABLA DE MAESTROS Y ASIGNACIONES</w:t>
      </w:r>
      <w:r w:rsidDel="00000000" w:rsidR="00000000" w:rsidRPr="00000000">
        <w:rPr>
          <w:rtl w:val="0"/>
        </w:rPr>
      </w:r>
    </w:p>
    <w:tbl>
      <w:tblPr>
        <w:tblStyle w:val="Table2"/>
        <w:tblW w:w="119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2"/>
        <w:gridCol w:w="2088"/>
        <w:gridCol w:w="2074"/>
        <w:gridCol w:w="2074"/>
        <w:gridCol w:w="2074"/>
        <w:tblGridChange w:id="0">
          <w:tblGrid>
            <w:gridCol w:w="3672"/>
            <w:gridCol w:w="2088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CURSO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200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RESUMEN DE ASIGNACIONES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DOCENTES REGISTRADOS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ASIGNACIONES ACTIVAS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ASIGNACIONES PENDIENTES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color w:val="000000"/>
              </w:rPr>
            </w:pPr>
            <w:sdt>
              <w:sdtPr>
                <w:id w:val="1533290840"/>
                <w:tag w:val="goog_rdk_1"/>
              </w:sdtPr>
              <w:sdtContent>
                <w:ins w:author="Miguel Ángel Cortez Vásquez" w:id="0" w:date="2026-09-09T14:23:21Z"/>
                <w:sdt>
                  <w:sdtPr>
                    <w:id w:val="1061330695"/>
                    <w:tag w:val="goog_rdk_2"/>
                  </w:sdtPr>
                  <w:sdtContent>
                    <w:ins w:author="Miguel Ángel Cortez Vásquez" w:id="0" w:date="2026-09-09T14:23:21Z">
                      <w:r w:rsidDel="00000000" w:rsidR="00000000" w:rsidRPr="00000000">
                        <w:rPr>
                          <w:rtl w:val="0"/>
                          <w:rPrChange w:author="Miguel Ángel Cortez Vásquez" w:id="1" w:date="2026-09-09T14:23:21Z">
                            <w:rPr>
                              <w:color w:val="000000"/>
                            </w:rPr>
                          </w:rPrChange>
                        </w:rPr>
                        <w:t xml:space="preserve">analizar</w:t>
                      </w:r>
                    </w:ins>
                  </w:sdtContent>
                </w:sdt>
                <w:ins w:author="Miguel Ángel Cortez Vásquez" w:id="0" w:date="2026-09-09T14:23:21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16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ITM Aguilares  •  Reporte de Maestros y Asignaciones  •  Gestión Académica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HAX0xlSdOAV01ceSc1/R+oBSYg==">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2026-09-04T15:11:00Z</dcterms:created>
  <dc:creator>python-docx</dc:creator>
</cp:coreProperties>
</file>